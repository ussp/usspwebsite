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08BA" w14:textId="77777777" w:rsidR="00DA56B9" w:rsidRDefault="00000000">
      <w:pPr>
        <w:pStyle w:val="Heading1"/>
      </w:pPr>
      <w:r>
        <w:rPr>
          <w:color w:val="0F3460"/>
        </w:rPr>
        <w:t>Pilot Governance Charter — DCFS ILC AI Rollout</w:t>
      </w:r>
    </w:p>
    <w:p w14:paraId="6BDB9545" w14:textId="77777777" w:rsidR="00DA56B9" w:rsidRDefault="00000000">
      <w:pPr>
        <w:pStyle w:val="Heading2"/>
      </w:pPr>
      <w:r>
        <w:rPr>
          <w:color w:val="0F3460"/>
        </w:rPr>
        <w:t>1. Purpose</w:t>
      </w:r>
    </w:p>
    <w:p w14:paraId="61FA5FC4" w14:textId="4E3890D0" w:rsidR="00DA56B9" w:rsidRDefault="00000000">
      <w:r>
        <w:t xml:space="preserve">This charter defines how pilot governance </w:t>
      </w:r>
      <w:r>
        <w:rPr>
          <w:b/>
        </w:rPr>
        <w:t>operates</w:t>
      </w:r>
      <w:r>
        <w:t xml:space="preserve"> — who meets, when, what they review, what they decide, what they track, and what artifacts come out. It is the working rulebook for the pilot phase (Sprints PI </w:t>
      </w:r>
      <w:ins w:id="0" w:author="Jeffrey Lobo" w:date="2026-04-24T09:55:00Z" w16du:dateUtc="2026-04-24T14:55:00Z">
        <w:r w:rsidR="00BD4500">
          <w:t>2</w:t>
        </w:r>
      </w:ins>
      <w:r>
        <w:t xml:space="preserve">6.2.1 → PI </w:t>
      </w:r>
      <w:ins w:id="1" w:author="Jeffrey Lobo" w:date="2026-04-24T09:55:00Z" w16du:dateUtc="2026-04-24T14:55:00Z">
        <w:r w:rsidR="00BD4500">
          <w:t>2</w:t>
        </w:r>
      </w:ins>
      <w:r>
        <w:t>6.2.5, ending on or about July 20).</w:t>
      </w:r>
    </w:p>
    <w:p w14:paraId="5D38CB07" w14:textId="77777777" w:rsidR="00DA56B9" w:rsidRDefault="00000000">
      <w:r>
        <w:t>Phase B (DCFS AI Governance Team for scale) has a separate charter — defined when that team is seated.</w:t>
      </w:r>
    </w:p>
    <w:p w14:paraId="66D1A9CD" w14:textId="77777777" w:rsidR="00DA56B9" w:rsidRDefault="00000000">
      <w:pPr>
        <w:pStyle w:val="Heading2"/>
      </w:pPr>
      <w:r>
        <w:rPr>
          <w:color w:val="0F3460"/>
        </w:rPr>
        <w:t>2. Scope</w:t>
      </w:r>
    </w:p>
    <w:p w14:paraId="146C0AA5" w14:textId="77777777" w:rsidR="00DA56B9" w:rsidRDefault="00000000">
      <w:pPr>
        <w:pStyle w:val="Heading3"/>
      </w:pPr>
      <w:r>
        <w:rPr>
          <w:color w:val="0F3460"/>
        </w:rPr>
        <w:t>In scope for pilot governance</w:t>
      </w:r>
    </w:p>
    <w:p w14:paraId="0FE1285F" w14:textId="77777777" w:rsidR="00DA56B9" w:rsidRDefault="00000000">
      <w:pPr>
        <w:pStyle w:val="ListBullet"/>
      </w:pPr>
      <w:r>
        <w:rPr>
          <w:b/>
        </w:rPr>
        <w:t>Pilot team:</w:t>
      </w:r>
      <w:r>
        <w:t xml:space="preserve"> Intact (1 team, 5 roles — Tester, Solution Architect, Business Analyst, Developer, Testing Services Lead)</w:t>
      </w:r>
    </w:p>
    <w:p w14:paraId="4BD6827A" w14:textId="77777777" w:rsidR="00DA56B9" w:rsidRDefault="00000000">
      <w:pPr>
        <w:pStyle w:val="ListBullet"/>
      </w:pPr>
      <w:r>
        <w:rPr>
          <w:b/>
        </w:rPr>
        <w:t>Tools:</w:t>
      </w:r>
      <w:r>
        <w:t xml:space="preserve"> GitHub Copilot, Atlassian Rovo, M365 Copilot, D365 Copilot (subject to authorization)</w:t>
      </w:r>
    </w:p>
    <w:p w14:paraId="7F586479" w14:textId="0990BD73" w:rsidR="00DA56B9" w:rsidRDefault="00000000">
      <w:pPr>
        <w:pStyle w:val="ListBullet"/>
      </w:pPr>
      <w:r>
        <w:rPr>
          <w:b/>
        </w:rPr>
        <w:t>Activities:</w:t>
      </w:r>
      <w:r>
        <w:t xml:space="preserve"> AI-assisted story writing, acceptance criteria, test generation, code explanation/refactoring, documentation, configuration</w:t>
      </w:r>
      <w:ins w:id="2" w:author="Jeffrey Lobo" w:date="2026-04-24T09:56:00Z" w16du:dateUtc="2026-04-24T14:56:00Z">
        <w:r w:rsidR="00C07D65">
          <w:t>, code generation (pro code)</w:t>
        </w:r>
      </w:ins>
    </w:p>
    <w:p w14:paraId="7D137435" w14:textId="77777777" w:rsidR="00DA56B9" w:rsidRDefault="00000000">
      <w:pPr>
        <w:pStyle w:val="ListBullet"/>
      </w:pPr>
      <w:r>
        <w:rPr>
          <w:b/>
        </w:rPr>
        <w:t>Boundaries:</w:t>
      </w:r>
      <w:r>
        <w:t xml:space="preserve"> SDLC acceleration only — no business logic, domain, or workflow changes</w:t>
      </w:r>
    </w:p>
    <w:p w14:paraId="6E5E1800" w14:textId="77777777" w:rsidR="00DA56B9" w:rsidRPr="00BD4500" w:rsidRDefault="00000000">
      <w:pPr>
        <w:pStyle w:val="ListBullet"/>
        <w:rPr>
          <w:lang w:val="fr-FR"/>
        </w:rPr>
      </w:pPr>
      <w:r w:rsidRPr="00BD4500">
        <w:rPr>
          <w:b/>
          <w:lang w:val="fr-FR"/>
        </w:rPr>
        <w:t>Compliance envelope:</w:t>
      </w:r>
      <w:r w:rsidRPr="00BD4500">
        <w:rPr>
          <w:lang w:val="fr-FR"/>
        </w:rPr>
        <w:t xml:space="preserve"> DoIT AI Policy (Apr 1, 2025) + NIST AI RMF 1.0 + DCFS data regs (CANTS, CCWIS, FERPA, HIPAA)</w:t>
      </w:r>
    </w:p>
    <w:p w14:paraId="2ACBB6DB" w14:textId="77777777" w:rsidR="00DA56B9" w:rsidRDefault="00000000">
      <w:pPr>
        <w:pStyle w:val="Heading3"/>
      </w:pPr>
      <w:r>
        <w:rPr>
          <w:color w:val="0F3460"/>
        </w:rPr>
        <w:t>Out of scope for pilot governance</w:t>
      </w:r>
    </w:p>
    <w:p w14:paraId="6432B6F7" w14:textId="77777777" w:rsidR="00DA56B9" w:rsidRDefault="00000000">
      <w:pPr>
        <w:pStyle w:val="ListBullet"/>
      </w:pPr>
      <w:r>
        <w:t>Scaling decisions (those require Phase B — full DCFS AI Governance Team)</w:t>
      </w:r>
    </w:p>
    <w:p w14:paraId="08A1FF8B" w14:textId="77777777" w:rsidR="00DA56B9" w:rsidRDefault="00000000">
      <w:pPr>
        <w:pStyle w:val="ListBullet"/>
      </w:pPr>
      <w:r>
        <w:t>New tools beyond the 4 authorized</w:t>
      </w:r>
    </w:p>
    <w:p w14:paraId="49D53ADB" w14:textId="77777777" w:rsidR="00DA56B9" w:rsidRDefault="00000000">
      <w:pPr>
        <w:pStyle w:val="ListBullet"/>
      </w:pPr>
      <w:r>
        <w:t>Changes to agency-level AI policy</w:t>
      </w:r>
    </w:p>
    <w:p w14:paraId="143FC8B7" w14:textId="77777777" w:rsidR="00DA56B9" w:rsidRDefault="00000000">
      <w:pPr>
        <w:pStyle w:val="ListBullet"/>
      </w:pPr>
      <w:r>
        <w:t>Anything touching DCFS case data, PII, or protected state data</w:t>
      </w:r>
    </w:p>
    <w:p w14:paraId="6E03D032" w14:textId="77777777" w:rsidR="00DA56B9" w:rsidRDefault="00000000">
      <w:pPr>
        <w:pStyle w:val="Heading2"/>
      </w:pPr>
      <w:r>
        <w:rPr>
          <w:color w:val="0F3460"/>
        </w:rPr>
        <w:t>3. Governance team composition</w:t>
      </w:r>
    </w:p>
    <w:p w14:paraId="23570574" w14:textId="77777777" w:rsidR="00DA56B9" w:rsidRDefault="00000000">
      <w:r>
        <w:t>Recommended minimum viable — 3 DCFS seats, plus 2 vendor roles that report to the team but do not sit on it: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56B9" w14:paraId="372ABE88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8ED35" w14:textId="77777777" w:rsidR="00DA56B9" w:rsidRDefault="00000000">
            <w:r>
              <w:rPr>
                <w:sz w:val="20"/>
              </w:rPr>
              <w:t>Role</w:t>
            </w:r>
          </w:p>
        </w:tc>
        <w:tc>
          <w:tcPr>
            <w:tcW w:w="2880" w:type="dxa"/>
          </w:tcPr>
          <w:p w14:paraId="263101B1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Name</w:t>
            </w:r>
          </w:p>
        </w:tc>
        <w:tc>
          <w:tcPr>
            <w:tcW w:w="2880" w:type="dxa"/>
          </w:tcPr>
          <w:p w14:paraId="411AAB4F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DA56B9" w14:paraId="296F0B58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C3028" w14:textId="77777777" w:rsidR="00DA56B9" w:rsidRDefault="00000000">
            <w:r>
              <w:rPr>
                <w:b w:val="0"/>
                <w:sz w:val="20"/>
              </w:rPr>
              <w:t>Pilot Governance Lead</w:t>
            </w:r>
          </w:p>
        </w:tc>
        <w:tc>
          <w:tcPr>
            <w:tcW w:w="2880" w:type="dxa"/>
          </w:tcPr>
          <w:p w14:paraId="03307D0D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DCFS designee</w:t>
            </w:r>
          </w:p>
        </w:tc>
        <w:tc>
          <w:tcPr>
            <w:tcW w:w="2880" w:type="dxa"/>
          </w:tcPr>
          <w:p w14:paraId="7639FB6A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TBD</w:t>
            </w:r>
            <w:r>
              <w:rPr>
                <w:sz w:val="20"/>
              </w:rPr>
              <w:t xml:space="preserve"> (pending David's confirmation)</w:t>
            </w:r>
          </w:p>
        </w:tc>
      </w:tr>
      <w:tr w:rsidR="00DA56B9" w14:paraId="0A4AFA60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1306DD" w14:textId="77777777" w:rsidR="00DA56B9" w:rsidRDefault="00000000">
            <w:r>
              <w:rPr>
                <w:b w:val="0"/>
                <w:sz w:val="20"/>
              </w:rPr>
              <w:t>Executive Sponsor</w:t>
            </w:r>
          </w:p>
        </w:tc>
        <w:tc>
          <w:tcPr>
            <w:tcW w:w="2880" w:type="dxa"/>
          </w:tcPr>
          <w:p w14:paraId="08FB023D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Jim Daugherty (DCFS CIO)</w:t>
            </w:r>
          </w:p>
        </w:tc>
        <w:tc>
          <w:tcPr>
            <w:tcW w:w="2880" w:type="dxa"/>
          </w:tcPr>
          <w:p w14:paraId="2091893F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Confirmed</w:t>
            </w:r>
          </w:p>
        </w:tc>
      </w:tr>
      <w:tr w:rsidR="00DA56B9" w14:paraId="1E203777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73E919" w14:textId="77777777" w:rsidR="00DA56B9" w:rsidRDefault="00000000">
            <w:r>
              <w:rPr>
                <w:b w:val="0"/>
                <w:sz w:val="20"/>
              </w:rPr>
              <w:t xml:space="preserve">Security &amp; Privacy Lead </w:t>
            </w:r>
            <w:r>
              <w:rPr>
                <w:b w:val="0"/>
                <w:i/>
                <w:sz w:val="20"/>
              </w:rPr>
              <w:t>(combines security + data privacy for pilot)</w:t>
            </w:r>
          </w:p>
        </w:tc>
        <w:tc>
          <w:tcPr>
            <w:tcW w:w="2880" w:type="dxa"/>
          </w:tcPr>
          <w:p w14:paraId="6EC25512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DCFS designee</w:t>
            </w:r>
          </w:p>
        </w:tc>
        <w:tc>
          <w:tcPr>
            <w:tcW w:w="2880" w:type="dxa"/>
          </w:tcPr>
          <w:p w14:paraId="30469072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TBD</w:t>
            </w:r>
          </w:p>
        </w:tc>
      </w:tr>
      <w:tr w:rsidR="00DA56B9" w14:paraId="21639B64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C7FBC" w14:textId="77777777" w:rsidR="00DA56B9" w:rsidRDefault="00000000">
            <w:r>
              <w:rPr>
                <w:b w:val="0"/>
                <w:sz w:val="20"/>
              </w:rPr>
              <w:t xml:space="preserve">AI Transformation Lead </w:t>
            </w:r>
            <w:r>
              <w:rPr>
                <w:b w:val="0"/>
                <w:i/>
                <w:sz w:val="20"/>
              </w:rPr>
              <w:t>(reports to — does not sit on team)</w:t>
            </w:r>
          </w:p>
        </w:tc>
        <w:tc>
          <w:tcPr>
            <w:tcW w:w="2880" w:type="dxa"/>
          </w:tcPr>
          <w:p w14:paraId="75BD2F47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Vinay Lagisetty (Krasan)</w:t>
            </w:r>
          </w:p>
        </w:tc>
        <w:tc>
          <w:tcPr>
            <w:tcW w:w="2880" w:type="dxa"/>
          </w:tcPr>
          <w:p w14:paraId="75CBAAC7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Confirmed</w:t>
            </w:r>
          </w:p>
        </w:tc>
      </w:tr>
      <w:tr w:rsidR="00DA56B9" w14:paraId="0FD9599C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D11FD" w14:textId="77777777" w:rsidR="00DA56B9" w:rsidRDefault="00000000">
            <w:r>
              <w:rPr>
                <w:b w:val="0"/>
                <w:sz w:val="20"/>
              </w:rPr>
              <w:t xml:space="preserve">Engagement Director </w:t>
            </w:r>
            <w:r>
              <w:rPr>
                <w:b w:val="0"/>
                <w:i/>
                <w:sz w:val="20"/>
              </w:rPr>
              <w:t>(reports to — does not sit on team)</w:t>
            </w:r>
          </w:p>
        </w:tc>
        <w:tc>
          <w:tcPr>
            <w:tcW w:w="2880" w:type="dxa"/>
          </w:tcPr>
          <w:p w14:paraId="78B7D566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Emil "Romi" Kovacs (Krasan)</w:t>
            </w:r>
          </w:p>
        </w:tc>
        <w:tc>
          <w:tcPr>
            <w:tcW w:w="2880" w:type="dxa"/>
          </w:tcPr>
          <w:p w14:paraId="3F8296A0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Confirmed</w:t>
            </w:r>
          </w:p>
        </w:tc>
      </w:tr>
    </w:tbl>
    <w:p w14:paraId="204F7537" w14:textId="77777777" w:rsidR="00DA56B9" w:rsidRDefault="00000000">
      <w:r>
        <w:rPr>
          <w:b/>
        </w:rPr>
        <w:lastRenderedPageBreak/>
        <w:t>DoIT:</w:t>
      </w:r>
      <w:r>
        <w:t xml:space="preserve"> external policy liaison, not a team member. Compliance reports sent up per DoIT AI Policy §4.</w:t>
      </w:r>
    </w:p>
    <w:p w14:paraId="235073A8" w14:textId="77777777" w:rsidR="00DA56B9" w:rsidRDefault="00000000">
      <w:pPr>
        <w:pStyle w:val="Heading2"/>
      </w:pPr>
      <w:r>
        <w:rPr>
          <w:color w:val="0F3460"/>
        </w:rPr>
        <w:t>4. Meeting cadence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56B9" w14:paraId="29CE05D3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1C21B" w14:textId="77777777" w:rsidR="00DA56B9" w:rsidRDefault="00000000">
            <w:r>
              <w:rPr>
                <w:sz w:val="20"/>
              </w:rPr>
              <w:t>Meeting</w:t>
            </w:r>
          </w:p>
        </w:tc>
        <w:tc>
          <w:tcPr>
            <w:tcW w:w="2160" w:type="dxa"/>
          </w:tcPr>
          <w:p w14:paraId="073069FE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Frequency</w:t>
            </w:r>
          </w:p>
        </w:tc>
        <w:tc>
          <w:tcPr>
            <w:tcW w:w="2160" w:type="dxa"/>
          </w:tcPr>
          <w:p w14:paraId="675EE321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Duration</w:t>
            </w:r>
          </w:p>
        </w:tc>
        <w:tc>
          <w:tcPr>
            <w:tcW w:w="2160" w:type="dxa"/>
          </w:tcPr>
          <w:p w14:paraId="3E3C491F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DA56B9" w14:paraId="40F4DC13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C24824" w14:textId="77777777" w:rsidR="00DA56B9" w:rsidRDefault="00000000">
            <w:r>
              <w:rPr>
                <w:sz w:val="20"/>
              </w:rPr>
              <w:t>Pilot Governance Weekly</w:t>
            </w:r>
          </w:p>
        </w:tc>
        <w:tc>
          <w:tcPr>
            <w:tcW w:w="2160" w:type="dxa"/>
          </w:tcPr>
          <w:p w14:paraId="3B567AC6" w14:textId="72242E5A" w:rsidR="00DA56B9" w:rsidRDefault="00B3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160" w:type="dxa"/>
          </w:tcPr>
          <w:p w14:paraId="7FB0D4C5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 min</w:t>
            </w:r>
          </w:p>
        </w:tc>
        <w:tc>
          <w:tcPr>
            <w:tcW w:w="2160" w:type="dxa"/>
          </w:tcPr>
          <w:p w14:paraId="3DDF7769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Review pilot progress, approve changes, clear blockers</w:t>
            </w:r>
          </w:p>
        </w:tc>
      </w:tr>
      <w:tr w:rsidR="00DA56B9" w14:paraId="2BE12C75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AB9215" w14:textId="77777777" w:rsidR="00DA56B9" w:rsidRDefault="00000000">
            <w:r>
              <w:rPr>
                <w:sz w:val="20"/>
              </w:rPr>
              <w:t>Incident response</w:t>
            </w:r>
          </w:p>
        </w:tc>
        <w:tc>
          <w:tcPr>
            <w:tcW w:w="2160" w:type="dxa"/>
          </w:tcPr>
          <w:p w14:paraId="2D0FE68E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 needed</w:t>
            </w:r>
          </w:p>
        </w:tc>
        <w:tc>
          <w:tcPr>
            <w:tcW w:w="2160" w:type="dxa"/>
          </w:tcPr>
          <w:p w14:paraId="560C8E88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 min</w:t>
            </w:r>
          </w:p>
        </w:tc>
        <w:tc>
          <w:tcPr>
            <w:tcW w:w="2160" w:type="dxa"/>
          </w:tcPr>
          <w:p w14:paraId="3AC4D30B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Safety / compliance incidents — triggered by Pilot Governance Lead</w:t>
            </w:r>
          </w:p>
        </w:tc>
      </w:tr>
      <w:tr w:rsidR="00DA56B9" w14:paraId="46BE8AFA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7347B6" w14:textId="77777777" w:rsidR="00DA56B9" w:rsidRDefault="00000000">
            <w:r>
              <w:rPr>
                <w:sz w:val="20"/>
              </w:rPr>
              <w:t>Mid-pilot checkpoint</w:t>
            </w:r>
          </w:p>
        </w:tc>
        <w:tc>
          <w:tcPr>
            <w:tcW w:w="2160" w:type="dxa"/>
          </w:tcPr>
          <w:p w14:paraId="79930EB2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~Jun 10</w:t>
            </w:r>
          </w:p>
        </w:tc>
        <w:tc>
          <w:tcPr>
            <w:tcW w:w="2160" w:type="dxa"/>
          </w:tcPr>
          <w:p w14:paraId="19A7ACFD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 min</w:t>
            </w:r>
          </w:p>
        </w:tc>
        <w:tc>
          <w:tcPr>
            <w:tcW w:w="2160" w:type="dxa"/>
          </w:tcPr>
          <w:p w14:paraId="50A43628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Assess pilot health against 10–15% target; adjust if needed</w:t>
            </w:r>
          </w:p>
        </w:tc>
      </w:tr>
      <w:tr w:rsidR="00DA56B9" w14:paraId="14092E3A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E6689F" w14:textId="77777777" w:rsidR="00DA56B9" w:rsidRDefault="00000000">
            <w:r>
              <w:rPr>
                <w:sz w:val="20"/>
              </w:rPr>
              <w:t>Pilot closeout</w:t>
            </w:r>
          </w:p>
        </w:tc>
        <w:tc>
          <w:tcPr>
            <w:tcW w:w="2160" w:type="dxa"/>
          </w:tcPr>
          <w:p w14:paraId="20486066" w14:textId="51B12514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</w:t>
            </w:r>
            <w:r w:rsidR="00B35EF3">
              <w:rPr>
                <w:sz w:val="20"/>
              </w:rPr>
              <w:t>Aug</w:t>
            </w:r>
            <w:r>
              <w:rPr>
                <w:sz w:val="20"/>
              </w:rPr>
              <w:t xml:space="preserve"> 20</w:t>
            </w:r>
          </w:p>
        </w:tc>
        <w:tc>
          <w:tcPr>
            <w:tcW w:w="2160" w:type="dxa"/>
          </w:tcPr>
          <w:p w14:paraId="13A6EB38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60 min</w:t>
            </w:r>
          </w:p>
        </w:tc>
        <w:tc>
          <w:tcPr>
            <w:tcW w:w="2160" w:type="dxa"/>
          </w:tcPr>
          <w:p w14:paraId="059A85BC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Present results + draft playbooks to Phase B team (once seated)</w:t>
            </w:r>
          </w:p>
        </w:tc>
      </w:tr>
    </w:tbl>
    <w:p w14:paraId="3F3F3200" w14:textId="77777777" w:rsidR="00DA56B9" w:rsidRDefault="00000000">
      <w:pPr>
        <w:pStyle w:val="Heading2"/>
      </w:pPr>
      <w:r>
        <w:rPr>
          <w:color w:val="0F3460"/>
        </w:rPr>
        <w:t>5. Weekly meeting — what gets reviewed</w:t>
      </w:r>
    </w:p>
    <w:p w14:paraId="766DF60D" w14:textId="77777777" w:rsidR="00DA56B9" w:rsidRDefault="00000000">
      <w:r>
        <w:t>Each weekly Pilot Governance meeting covers these 6 items in order. Target time per item in parentheses.</w:t>
      </w:r>
    </w:p>
    <w:p w14:paraId="73853892" w14:textId="77777777" w:rsidR="00DA56B9" w:rsidRDefault="00000000">
      <w:pPr>
        <w:ind w:left="432"/>
      </w:pPr>
      <w:r>
        <w:rPr>
          <w:i/>
        </w:rPr>
        <w:t>**NIST AI RMF alignment:** 5.1 + 5.2 → **MEASURE** · 5.3 → **MAP + MANAGE** · 5.4 + 5.5 → **GOVERN + MANAGE** · 5.6 → **GOVERN**. The weekly agenda operationalizes the four NIST functions in one 45-minute meeting.</w:t>
      </w:r>
    </w:p>
    <w:p w14:paraId="58D82FF3" w14:textId="77777777" w:rsidR="00DA56B9" w:rsidRDefault="00000000">
      <w:pPr>
        <w:pStyle w:val="Heading3"/>
      </w:pPr>
      <w:r>
        <w:rPr>
          <w:color w:val="0F3460"/>
        </w:rPr>
        <w:t>5.1 Metrics dashboard (10 min)</w:t>
      </w:r>
    </w:p>
    <w:p w14:paraId="78B4614E" w14:textId="77777777" w:rsidR="00DA56B9" w:rsidRDefault="00000000">
      <w:pPr>
        <w:pStyle w:val="ListBullet"/>
      </w:pPr>
      <w:r>
        <w:t>Weekly delta on active baseline metrics (see §7).</w:t>
      </w:r>
    </w:p>
    <w:p w14:paraId="3B05D9FC" w14:textId="77777777" w:rsidR="00DA56B9" w:rsidRDefault="00000000">
      <w:pPr>
        <w:pStyle w:val="ListBullet"/>
      </w:pPr>
      <w:r>
        <w:t>Flag any metric trending wrong direction (&gt;10% decline from baseline).</w:t>
      </w:r>
    </w:p>
    <w:p w14:paraId="6A885AB5" w14:textId="77777777" w:rsidR="00DA56B9" w:rsidRDefault="00000000">
      <w:pPr>
        <w:pStyle w:val="ListBullet"/>
      </w:pPr>
      <w:r>
        <w:t>No deep-dive — that's for mid-pilot checkpoint.</w:t>
      </w:r>
    </w:p>
    <w:p w14:paraId="0C0CBA82" w14:textId="77777777" w:rsidR="00DA56B9" w:rsidRDefault="00000000">
      <w:pPr>
        <w:pStyle w:val="Heading3"/>
      </w:pPr>
      <w:r>
        <w:rPr>
          <w:color w:val="0F3460"/>
        </w:rPr>
        <w:t>5.2 AI output quality spot check (10 min)</w:t>
      </w:r>
    </w:p>
    <w:p w14:paraId="5F5BBE27" w14:textId="77777777" w:rsidR="00DA56B9" w:rsidRDefault="00000000">
      <w:pPr>
        <w:pStyle w:val="ListBullet"/>
      </w:pPr>
      <w:r>
        <w:t>Sample 3–5 AI-assisted artifacts from the week (1 story, 1 test, 1 doc, 1 code snippet).</w:t>
      </w:r>
    </w:p>
    <w:p w14:paraId="5D9ACF75" w14:textId="77777777" w:rsidR="00DA56B9" w:rsidRDefault="00000000">
      <w:pPr>
        <w:pStyle w:val="ListBullet"/>
      </w:pPr>
      <w:r>
        <w:t>Check: HITL review happened? Quality acceptable? Any drift from guardrails?</w:t>
      </w:r>
    </w:p>
    <w:p w14:paraId="1715ADEC" w14:textId="77777777" w:rsidR="00DA56B9" w:rsidRDefault="00000000">
      <w:pPr>
        <w:pStyle w:val="ListBullet"/>
      </w:pPr>
      <w:r>
        <w:t>Record findings in Spot Check Log (see §7.4).</w:t>
      </w:r>
    </w:p>
    <w:p w14:paraId="35BDF839" w14:textId="77777777" w:rsidR="00DA56B9" w:rsidRDefault="00000000">
      <w:pPr>
        <w:pStyle w:val="Heading3"/>
      </w:pPr>
      <w:r>
        <w:rPr>
          <w:color w:val="0F3460"/>
        </w:rPr>
        <w:t>5.3 Risks &amp; blockers (10 min)</w:t>
      </w:r>
    </w:p>
    <w:p w14:paraId="53E8731B" w14:textId="77777777" w:rsidR="00DA56B9" w:rsidRDefault="00000000">
      <w:pPr>
        <w:pStyle w:val="ListBullet"/>
      </w:pPr>
      <w:r>
        <w:t>Review risk register changes since last week.</w:t>
      </w:r>
    </w:p>
    <w:p w14:paraId="1794A8D4" w14:textId="77777777" w:rsidR="00DA56B9" w:rsidRDefault="00000000">
      <w:pPr>
        <w:pStyle w:val="ListBullet"/>
      </w:pPr>
      <w:r>
        <w:t>New risks flagged by pilot team or AI Transformation Lead.</w:t>
      </w:r>
    </w:p>
    <w:p w14:paraId="3D1D9493" w14:textId="77777777" w:rsidR="00DA56B9" w:rsidRDefault="00000000">
      <w:pPr>
        <w:pStyle w:val="ListBullet"/>
      </w:pPr>
      <w:r>
        <w:t>Action owners + due dates for any mitigation.</w:t>
      </w:r>
    </w:p>
    <w:p w14:paraId="32D990C9" w14:textId="77777777" w:rsidR="00DA56B9" w:rsidRDefault="00000000">
      <w:pPr>
        <w:pStyle w:val="Heading3"/>
      </w:pPr>
      <w:r>
        <w:rPr>
          <w:color w:val="0F3460"/>
        </w:rPr>
        <w:t>5.4 Change requests (5 min)</w:t>
      </w:r>
    </w:p>
    <w:p w14:paraId="5F945080" w14:textId="77777777" w:rsidR="00DA56B9" w:rsidRDefault="00000000">
      <w:pPr>
        <w:pStyle w:val="ListBullet"/>
      </w:pPr>
      <w:r>
        <w:t>Any pilot team request for: new tool, guardrail adjustment, scope expansion, training tweak.</w:t>
      </w:r>
    </w:p>
    <w:p w14:paraId="57E12467" w14:textId="77777777" w:rsidR="00DA56B9" w:rsidRDefault="00000000">
      <w:pPr>
        <w:pStyle w:val="ListBullet"/>
      </w:pPr>
      <w:r>
        <w:rPr>
          <w:b/>
        </w:rPr>
        <w:t>Approve / defer / deny</w:t>
      </w:r>
      <w:r>
        <w:t xml:space="preserve"> in the meeting — do not carry over.</w:t>
      </w:r>
    </w:p>
    <w:p w14:paraId="733E5E74" w14:textId="77777777" w:rsidR="00DA56B9" w:rsidRDefault="00000000">
      <w:pPr>
        <w:pStyle w:val="ListBullet"/>
      </w:pPr>
      <w:r>
        <w:lastRenderedPageBreak/>
        <w:t>Log in Change Request Register (see §7.5).</w:t>
      </w:r>
    </w:p>
    <w:p w14:paraId="3ABA7C94" w14:textId="77777777" w:rsidR="00DA56B9" w:rsidRDefault="00000000">
      <w:pPr>
        <w:pStyle w:val="Heading3"/>
      </w:pPr>
      <w:r>
        <w:rPr>
          <w:color w:val="0F3460"/>
        </w:rPr>
        <w:t>5.5 Compliance check (5 min)</w:t>
      </w:r>
    </w:p>
    <w:p w14:paraId="1F4A1E19" w14:textId="77777777" w:rsidR="00DA56B9" w:rsidRDefault="00000000">
      <w:pPr>
        <w:pStyle w:val="ListBullet"/>
      </w:pPr>
      <w:r>
        <w:t>DoIT AI Policy compliance status — any gap surfaced this week?</w:t>
      </w:r>
    </w:p>
    <w:p w14:paraId="797160DF" w14:textId="77777777" w:rsidR="00DA56B9" w:rsidRDefault="00000000">
      <w:pPr>
        <w:pStyle w:val="ListBullet"/>
      </w:pPr>
      <w:r>
        <w:rPr>
          <w:b/>
        </w:rPr>
        <w:t>Explicit check — any prompt-drift incidents?</w:t>
      </w:r>
      <w:r>
        <w:t xml:space="preserve"> PII, case data, CANTS/CCWIS references, or out-of-scope content in prompts or AI output.</w:t>
      </w:r>
    </w:p>
    <w:p w14:paraId="0D9E4945" w14:textId="77777777" w:rsidR="00DA56B9" w:rsidRDefault="00000000">
      <w:pPr>
        <w:pStyle w:val="ListBullet"/>
      </w:pPr>
      <w:r>
        <w:t>Audit trail spot check (JIRA transitions + GitHub PR history).</w:t>
      </w:r>
    </w:p>
    <w:p w14:paraId="0C6D9218" w14:textId="77777777" w:rsidR="00DA56B9" w:rsidRDefault="00000000">
      <w:pPr>
        <w:pStyle w:val="ListBullet"/>
      </w:pPr>
      <w:r>
        <w:t>Bias / fairness spot check (are AI suggestions reflecting any pattern we should flag?).</w:t>
      </w:r>
    </w:p>
    <w:p w14:paraId="628A54C5" w14:textId="77777777" w:rsidR="00DA56B9" w:rsidRDefault="00000000">
      <w:pPr>
        <w:pStyle w:val="Heading3"/>
      </w:pPr>
      <w:r>
        <w:rPr>
          <w:color w:val="0F3460"/>
        </w:rPr>
        <w:t>5.6 Action items + next week (5 min)</w:t>
      </w:r>
    </w:p>
    <w:p w14:paraId="6FE2F04A" w14:textId="77777777" w:rsidR="00DA56B9" w:rsidRDefault="00000000">
      <w:pPr>
        <w:pStyle w:val="ListBullet"/>
      </w:pPr>
      <w:r>
        <w:t>Confirm owner + due date for anything new.</w:t>
      </w:r>
    </w:p>
    <w:p w14:paraId="70294835" w14:textId="77777777" w:rsidR="00DA56B9" w:rsidRDefault="00000000">
      <w:pPr>
        <w:pStyle w:val="ListBullet"/>
      </w:pPr>
      <w:r>
        <w:t>Preview next week (training schedule, sprint boundaries, vendor arrivals).</w:t>
      </w:r>
    </w:p>
    <w:p w14:paraId="7AC406DF" w14:textId="77777777" w:rsidR="00DA56B9" w:rsidRDefault="00000000">
      <w:pPr>
        <w:pStyle w:val="Heading2"/>
      </w:pPr>
      <w:r>
        <w:rPr>
          <w:color w:val="0F3460"/>
        </w:rPr>
        <w:t>6. Decisions in scope for pilot governance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6B9" w14:paraId="23AFBA5D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88F53" w14:textId="77777777" w:rsidR="00DA56B9" w:rsidRDefault="00000000">
            <w:r>
              <w:rPr>
                <w:sz w:val="20"/>
              </w:rPr>
              <w:t>Decision</w:t>
            </w:r>
          </w:p>
        </w:tc>
        <w:tc>
          <w:tcPr>
            <w:tcW w:w="4320" w:type="dxa"/>
          </w:tcPr>
          <w:p w14:paraId="73AF35CC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Authority</w:t>
            </w:r>
          </w:p>
        </w:tc>
      </w:tr>
      <w:tr w:rsidR="00DA56B9" w14:paraId="62EB5C6C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8D40F4" w14:textId="77777777" w:rsidR="00DA56B9" w:rsidRDefault="00000000">
            <w:r>
              <w:rPr>
                <w:b w:val="0"/>
                <w:sz w:val="20"/>
              </w:rPr>
              <w:t>Approve pilot-scope changes</w:t>
            </w:r>
          </w:p>
        </w:tc>
        <w:tc>
          <w:tcPr>
            <w:tcW w:w="4320" w:type="dxa"/>
          </w:tcPr>
          <w:p w14:paraId="710188D6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Governance Lead (requires CIO for scope expansion)</w:t>
            </w:r>
          </w:p>
        </w:tc>
      </w:tr>
      <w:tr w:rsidR="00DA56B9" w14:paraId="7154A753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457D9D" w14:textId="77777777" w:rsidR="00DA56B9" w:rsidRDefault="00000000">
            <w:r>
              <w:rPr>
                <w:b w:val="0"/>
                <w:sz w:val="20"/>
              </w:rPr>
              <w:t>Approve tool access additions within authorized set</w:t>
            </w:r>
          </w:p>
        </w:tc>
        <w:tc>
          <w:tcPr>
            <w:tcW w:w="4320" w:type="dxa"/>
          </w:tcPr>
          <w:p w14:paraId="56F0DCD4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Pilot Governance Lead</w:t>
            </w:r>
          </w:p>
        </w:tc>
      </w:tr>
      <w:tr w:rsidR="00DA56B9" w14:paraId="351CD6AC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A41416" w14:textId="77777777" w:rsidR="00DA56B9" w:rsidRDefault="00000000">
            <w:r>
              <w:rPr>
                <w:b w:val="0"/>
                <w:sz w:val="20"/>
              </w:rPr>
              <w:t>Approve guardrail adjustments</w:t>
            </w:r>
          </w:p>
        </w:tc>
        <w:tc>
          <w:tcPr>
            <w:tcW w:w="4320" w:type="dxa"/>
          </w:tcPr>
          <w:p w14:paraId="4CA3706D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Governance Lead (log reason + impact)</w:t>
            </w:r>
          </w:p>
        </w:tc>
      </w:tr>
      <w:tr w:rsidR="00DA56B9" w14:paraId="55BC7110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644C7E" w14:textId="77777777" w:rsidR="00DA56B9" w:rsidRDefault="00000000">
            <w:r>
              <w:rPr>
                <w:b w:val="0"/>
                <w:sz w:val="20"/>
              </w:rPr>
              <w:t>Approve training content changes</w:t>
            </w:r>
          </w:p>
        </w:tc>
        <w:tc>
          <w:tcPr>
            <w:tcW w:w="4320" w:type="dxa"/>
          </w:tcPr>
          <w:p w14:paraId="58D7469A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Pilot Governance Lead + AI Transformation Lead</w:t>
            </w:r>
          </w:p>
        </w:tc>
      </w:tr>
      <w:tr w:rsidR="00DA56B9" w14:paraId="65E4081C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4A5AF7" w14:textId="77777777" w:rsidR="00DA56B9" w:rsidRDefault="00000000">
            <w:r>
              <w:rPr>
                <w:b w:val="0"/>
                <w:sz w:val="20"/>
              </w:rPr>
              <w:t>Halt pilot on safety / compliance concerns</w:t>
            </w:r>
          </w:p>
        </w:tc>
        <w:tc>
          <w:tcPr>
            <w:tcW w:w="4320" w:type="dxa"/>
          </w:tcPr>
          <w:p w14:paraId="74907BA3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Governance Lead (notify CIO within 24 hr)</w:t>
            </w:r>
          </w:p>
        </w:tc>
      </w:tr>
      <w:tr w:rsidR="00DA56B9" w14:paraId="7C3D7AE3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180996" w14:textId="77777777" w:rsidR="00DA56B9" w:rsidRDefault="00000000">
            <w:r>
              <w:rPr>
                <w:b w:val="0"/>
                <w:sz w:val="20"/>
              </w:rPr>
              <w:t>Extend pilot timeline</w:t>
            </w:r>
          </w:p>
        </w:tc>
        <w:tc>
          <w:tcPr>
            <w:tcW w:w="4320" w:type="dxa"/>
          </w:tcPr>
          <w:p w14:paraId="4D34C384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CIO only (Pilot Governance Lead recommends)</w:t>
            </w:r>
          </w:p>
        </w:tc>
      </w:tr>
      <w:tr w:rsidR="00DA56B9" w14:paraId="396EB4FC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051CC" w14:textId="77777777" w:rsidR="00DA56B9" w:rsidRDefault="00000000">
            <w:r>
              <w:rPr>
                <w:b w:val="0"/>
                <w:sz w:val="20"/>
              </w:rPr>
              <w:t>Add a new tool outside authorized set</w:t>
            </w:r>
          </w:p>
        </w:tc>
        <w:tc>
          <w:tcPr>
            <w:tcW w:w="4320" w:type="dxa"/>
          </w:tcPr>
          <w:p w14:paraId="6A6ED859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CIO only (requires DoIT 30-day notice)</w:t>
            </w:r>
          </w:p>
        </w:tc>
      </w:tr>
      <w:tr w:rsidR="00DA56B9" w14:paraId="48F67722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21FB8A" w14:textId="77777777" w:rsidR="00DA56B9" w:rsidRDefault="00000000">
            <w:r>
              <w:rPr>
                <w:b w:val="0"/>
                <w:sz w:val="20"/>
              </w:rPr>
              <w:t>Approve a different pilot team / roles</w:t>
            </w:r>
          </w:p>
        </w:tc>
        <w:tc>
          <w:tcPr>
            <w:tcW w:w="4320" w:type="dxa"/>
          </w:tcPr>
          <w:p w14:paraId="1DBBCEBA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CIO only</w:t>
            </w:r>
          </w:p>
        </w:tc>
      </w:tr>
    </w:tbl>
    <w:p w14:paraId="32452AB8" w14:textId="77777777" w:rsidR="00DA56B9" w:rsidRDefault="00000000">
      <w:pPr>
        <w:pStyle w:val="Heading2"/>
      </w:pPr>
      <w:r>
        <w:rPr>
          <w:color w:val="0F3460"/>
        </w:rPr>
        <w:t>7. What we track (artifacts + metrics)</w:t>
      </w:r>
    </w:p>
    <w:p w14:paraId="2284A6BE" w14:textId="77777777" w:rsidR="00DA56B9" w:rsidRDefault="00000000">
      <w:pPr>
        <w:pStyle w:val="Heading3"/>
      </w:pPr>
      <w:r>
        <w:rPr>
          <w:color w:val="0F3460"/>
        </w:rPr>
        <w:t>7.1 Active pilot metrics</w:t>
      </w:r>
    </w:p>
    <w:p w14:paraId="55FD8EF4" w14:textId="77777777" w:rsidR="00DA56B9" w:rsidRDefault="00000000">
      <w:r>
        <w:rPr>
          <w:b/>
        </w:rPr>
        <w:t>Final set locked after baseline (Apr 30). Candidate families: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56B9" w14:paraId="07B6279C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620EDD" w14:textId="77777777" w:rsidR="00DA56B9" w:rsidRDefault="00000000">
            <w:r>
              <w:rPr>
                <w:sz w:val="20"/>
              </w:rPr>
              <w:t>Family</w:t>
            </w:r>
          </w:p>
        </w:tc>
        <w:tc>
          <w:tcPr>
            <w:tcW w:w="4320" w:type="dxa"/>
          </w:tcPr>
          <w:p w14:paraId="7BE12786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Metrics</w:t>
            </w:r>
          </w:p>
        </w:tc>
      </w:tr>
      <w:tr w:rsidR="00DA56B9" w14:paraId="5F9BF35B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A3CBF" w14:textId="77777777" w:rsidR="00DA56B9" w:rsidRDefault="00000000">
            <w:r>
              <w:rPr>
                <w:b w:val="0"/>
                <w:sz w:val="20"/>
              </w:rPr>
              <w:t>Delivery</w:t>
            </w:r>
          </w:p>
        </w:tc>
        <w:tc>
          <w:tcPr>
            <w:tcW w:w="4320" w:type="dxa"/>
          </w:tcPr>
          <w:p w14:paraId="73996A9D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sprint velocity · cycle time · throughput · sprint predictability</w:t>
            </w:r>
          </w:p>
        </w:tc>
      </w:tr>
      <w:tr w:rsidR="00DA56B9" w14:paraId="3FF300A0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D3E0AB" w14:textId="77777777" w:rsidR="00DA56B9" w:rsidRDefault="00000000">
            <w:r>
              <w:rPr>
                <w:b w:val="0"/>
                <w:sz w:val="20"/>
              </w:rPr>
              <w:t>Quality</w:t>
            </w:r>
          </w:p>
        </w:tc>
        <w:tc>
          <w:tcPr>
            <w:tcW w:w="4320" w:type="dxa"/>
          </w:tcPr>
          <w:p w14:paraId="675EEE90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story quality score (QUS) · story rejection rate · first-pass yield · test coverage · defect density</w:t>
            </w:r>
          </w:p>
        </w:tc>
      </w:tr>
      <w:tr w:rsidR="00DA56B9" w14:paraId="1D96356A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6BCCB2" w14:textId="77777777" w:rsidR="00DA56B9" w:rsidRDefault="00000000">
            <w:r>
              <w:rPr>
                <w:b w:val="0"/>
                <w:sz w:val="20"/>
              </w:rPr>
              <w:t>Efficiency</w:t>
            </w:r>
          </w:p>
        </w:tc>
        <w:tc>
          <w:tcPr>
            <w:tcW w:w="4320" w:type="dxa"/>
          </w:tcPr>
          <w:p w14:paraId="0A98A8F3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story review cycle time · test creation time · documentation coverage</w:t>
            </w:r>
          </w:p>
        </w:tc>
      </w:tr>
      <w:tr w:rsidR="00DA56B9" w14:paraId="12FB3AC0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8BF3C2" w14:textId="77777777" w:rsidR="00DA56B9" w:rsidRDefault="00000000">
            <w:r>
              <w:rPr>
                <w:b w:val="0"/>
                <w:sz w:val="20"/>
              </w:rPr>
              <w:t>Team health</w:t>
            </w:r>
          </w:p>
        </w:tc>
        <w:tc>
          <w:tcPr>
            <w:tcW w:w="4320" w:type="dxa"/>
          </w:tcPr>
          <w:p w14:paraId="6213218E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SPACE survey (5-dim) · requirement clarity · AI tool satisfaction</w:t>
            </w:r>
          </w:p>
        </w:tc>
      </w:tr>
    </w:tbl>
    <w:p w14:paraId="4B099C62" w14:textId="77777777" w:rsidR="00DA56B9" w:rsidRDefault="00000000">
      <w:r>
        <w:rPr>
          <w:b/>
        </w:rPr>
        <w:t>Measurement philosophy:</w:t>
      </w:r>
      <w:r>
        <w:t xml:space="preserve"> tangible outputs, not story points. Before/after pilot vs. baseline + control teams.</w:t>
      </w:r>
    </w:p>
    <w:p w14:paraId="4AC14420" w14:textId="77777777" w:rsidR="00DA56B9" w:rsidRDefault="00000000">
      <w:pPr>
        <w:pStyle w:val="Heading3"/>
      </w:pPr>
      <w:r>
        <w:rPr>
          <w:color w:val="0F3460"/>
        </w:rPr>
        <w:lastRenderedPageBreak/>
        <w:t>7.2 Risk register</w:t>
      </w:r>
    </w:p>
    <w:p w14:paraId="735F685F" w14:textId="77777777" w:rsidR="00DA56B9" w:rsidRDefault="00000000">
      <w:r>
        <w:t>Maintained by the AI Transformation Lead and reviewed weekly in §5.3 (internal working document).</w:t>
      </w:r>
    </w:p>
    <w:p w14:paraId="2E34022B" w14:textId="77777777" w:rsidR="00DA56B9" w:rsidRDefault="00000000">
      <w:pPr>
        <w:pStyle w:val="Heading3"/>
      </w:pPr>
      <w:r>
        <w:rPr>
          <w:color w:val="0F3460"/>
        </w:rPr>
        <w:t>7.3 AI tool usage data</w:t>
      </w:r>
    </w:p>
    <w:p w14:paraId="1C43F6A0" w14:textId="77777777" w:rsidR="00DA56B9" w:rsidRDefault="00000000">
      <w:r>
        <w:rPr>
          <w:b/>
        </w:rPr>
        <w:t>During pilot:</w:t>
      </w:r>
      <w:r>
        <w:t xml:space="preserve"> Read directly from tool admin dashboards (GitHub Copilot, Atlassian Rovo, Microsoft 365 Copilot, Dynamics 365 Copilot). Includes prompt counts, acceptance/rejection rates, and per-user activity. Tool dashboards satisfy DoIT AI Policy §7 monitoring and documentation requirements; no separate manual log required during pilot.</w:t>
      </w:r>
    </w:p>
    <w:p w14:paraId="76592B24" w14:textId="77777777" w:rsidR="00DA56B9" w:rsidRDefault="00000000">
      <w:r>
        <w:t>Prompt-drift incidents (PII, case data near-miss, out-of-scope output) are captured via the escalation path in §9 and reviewed in §5.5 Compliance check.</w:t>
      </w:r>
    </w:p>
    <w:p w14:paraId="55D90E2C" w14:textId="77777777" w:rsidR="00DA56B9" w:rsidRDefault="00000000">
      <w:pPr>
        <w:ind w:left="432"/>
      </w:pPr>
      <w:r>
        <w:rPr>
          <w:i/>
        </w:rPr>
        <w:t>**Flag for full rollout:** If DoIT or DCFS determines that a formal, structured AI usage log is required when the program scales beyond pilot (Phase B — ART-wide rollout), it will be designed and implemented at that time. Not in scope for pilot.</w:t>
      </w:r>
    </w:p>
    <w:p w14:paraId="03017ED6" w14:textId="77777777" w:rsidR="00DA56B9" w:rsidRDefault="00000000">
      <w:pPr>
        <w:pStyle w:val="Heading3"/>
      </w:pPr>
      <w:r>
        <w:rPr>
          <w:color w:val="0F3460"/>
        </w:rPr>
        <w:t>7.4 Spot check log</w:t>
      </w:r>
    </w:p>
    <w:p w14:paraId="6B6B8AD7" w14:textId="77777777" w:rsidR="00DA56B9" w:rsidRDefault="00000000">
      <w:r>
        <w:t>For each weekly sample (see §5.2):</w:t>
      </w:r>
    </w:p>
    <w:p w14:paraId="17BA55AB" w14:textId="77777777" w:rsidR="00DA56B9" w:rsidRDefault="00000000">
      <w:pPr>
        <w:pStyle w:val="ListBullet"/>
      </w:pPr>
      <w:r>
        <w:t>Artifact type (story / test / doc / code)</w:t>
      </w:r>
    </w:p>
    <w:p w14:paraId="62753964" w14:textId="77777777" w:rsidR="00DA56B9" w:rsidRDefault="00000000">
      <w:pPr>
        <w:pStyle w:val="ListBullet"/>
      </w:pPr>
      <w:r>
        <w:t>Reviewer</w:t>
      </w:r>
    </w:p>
    <w:p w14:paraId="46279AFA" w14:textId="77777777" w:rsidR="00DA56B9" w:rsidRDefault="00000000">
      <w:pPr>
        <w:pStyle w:val="ListBullet"/>
      </w:pPr>
      <w:r>
        <w:t>HITL verification ✅ / ⚠ / ❌</w:t>
      </w:r>
    </w:p>
    <w:p w14:paraId="78714701" w14:textId="77777777" w:rsidR="00DA56B9" w:rsidRDefault="00000000">
      <w:pPr>
        <w:pStyle w:val="ListBullet"/>
      </w:pPr>
      <w:r>
        <w:t>Quality grade (1–5)</w:t>
      </w:r>
    </w:p>
    <w:p w14:paraId="2CBDD791" w14:textId="77777777" w:rsidR="00DA56B9" w:rsidRDefault="00000000">
      <w:pPr>
        <w:pStyle w:val="ListBullet"/>
      </w:pPr>
      <w:r>
        <w:t>Notes / learnings</w:t>
      </w:r>
    </w:p>
    <w:p w14:paraId="0A03A63A" w14:textId="77777777" w:rsidR="00DA56B9" w:rsidRDefault="00000000">
      <w:pPr>
        <w:pStyle w:val="Heading3"/>
      </w:pPr>
      <w:r>
        <w:rPr>
          <w:color w:val="0F3460"/>
        </w:rPr>
        <w:t>7.5 Change request register</w:t>
      </w:r>
    </w:p>
    <w:p w14:paraId="490CBCA9" w14:textId="77777777" w:rsidR="00DA56B9" w:rsidRDefault="00000000">
      <w:r>
        <w:t>For each CR raised in §5.4:</w:t>
      </w:r>
    </w:p>
    <w:p w14:paraId="08AE8513" w14:textId="77777777" w:rsidR="00DA56B9" w:rsidRDefault="00000000">
      <w:pPr>
        <w:pStyle w:val="ListBullet"/>
      </w:pPr>
      <w:r>
        <w:t>Date raised</w:t>
      </w:r>
    </w:p>
    <w:p w14:paraId="2A33F009" w14:textId="77777777" w:rsidR="00DA56B9" w:rsidRDefault="00000000">
      <w:pPr>
        <w:pStyle w:val="ListBullet"/>
      </w:pPr>
      <w:r>
        <w:t>Requested by</w:t>
      </w:r>
    </w:p>
    <w:p w14:paraId="258C63B6" w14:textId="77777777" w:rsidR="00DA56B9" w:rsidRDefault="00000000">
      <w:pPr>
        <w:pStyle w:val="ListBullet"/>
      </w:pPr>
      <w:r>
        <w:t>Nature of change</w:t>
      </w:r>
    </w:p>
    <w:p w14:paraId="15D9F9D0" w14:textId="77777777" w:rsidR="00DA56B9" w:rsidRDefault="00000000">
      <w:pPr>
        <w:pStyle w:val="ListBullet"/>
      </w:pPr>
      <w:r>
        <w:t>Decision (approve / defer / deny)</w:t>
      </w:r>
    </w:p>
    <w:p w14:paraId="665158FB" w14:textId="77777777" w:rsidR="00DA56B9" w:rsidRDefault="00000000">
      <w:pPr>
        <w:pStyle w:val="ListBullet"/>
      </w:pPr>
      <w:r>
        <w:t>Decision rationale</w:t>
      </w:r>
    </w:p>
    <w:p w14:paraId="59CF8CC5" w14:textId="77777777" w:rsidR="00DA56B9" w:rsidRDefault="00000000">
      <w:pPr>
        <w:pStyle w:val="ListBullet"/>
      </w:pPr>
      <w:r>
        <w:t>Implemented date</w:t>
      </w:r>
    </w:p>
    <w:p w14:paraId="0A583783" w14:textId="77777777" w:rsidR="00DA56B9" w:rsidRDefault="00000000">
      <w:pPr>
        <w:pStyle w:val="Heading3"/>
      </w:pPr>
      <w:r>
        <w:rPr>
          <w:color w:val="0F3460"/>
        </w:rPr>
        <w:t>7.6 Compliance evidence</w:t>
      </w:r>
    </w:p>
    <w:p w14:paraId="75565D2D" w14:textId="77777777" w:rsidR="00DA56B9" w:rsidRDefault="00000000">
      <w:r>
        <w:t>Kept in the "DCFS AI Rollout" Teams channel (shared tab):</w:t>
      </w:r>
    </w:p>
    <w:p w14:paraId="0D417738" w14:textId="77777777" w:rsidR="00DA56B9" w:rsidRDefault="00000000">
      <w:pPr>
        <w:pStyle w:val="ListBullet"/>
      </w:pPr>
      <w:r>
        <w:t>Training completion records (all pilot participants)</w:t>
      </w:r>
    </w:p>
    <w:p w14:paraId="23875A2A" w14:textId="77777777" w:rsidR="00DA56B9" w:rsidRDefault="00000000">
      <w:pPr>
        <w:pStyle w:val="ListBullet"/>
      </w:pPr>
      <w:r>
        <w:t>AI disclosure acknowledgments</w:t>
      </w:r>
    </w:p>
    <w:p w14:paraId="1A9AC74A" w14:textId="77777777" w:rsidR="00DA56B9" w:rsidRDefault="00000000">
      <w:pPr>
        <w:pStyle w:val="ListBullet"/>
      </w:pPr>
      <w:r>
        <w:t>Guardrail doc sign-offs</w:t>
      </w:r>
    </w:p>
    <w:p w14:paraId="3EDC270B" w14:textId="77777777" w:rsidR="00DA56B9" w:rsidRDefault="00000000">
      <w:pPr>
        <w:pStyle w:val="ListBullet"/>
      </w:pPr>
      <w:r>
        <w:t>DoIT 30-day notice + any correspondence</w:t>
      </w:r>
    </w:p>
    <w:p w14:paraId="1ED29D93" w14:textId="77777777" w:rsidR="00DA56B9" w:rsidRDefault="00000000">
      <w:pPr>
        <w:pStyle w:val="ListBullet"/>
      </w:pPr>
      <w:r>
        <w:t>Per-sprint audit trail exports</w:t>
      </w:r>
    </w:p>
    <w:p w14:paraId="10F3DC4F" w14:textId="77777777" w:rsidR="00DA56B9" w:rsidRDefault="00000000">
      <w:pPr>
        <w:pStyle w:val="Heading2"/>
      </w:pPr>
      <w:r>
        <w:rPr>
          <w:color w:val="0F3460"/>
        </w:rPr>
        <w:lastRenderedPageBreak/>
        <w:t>8. Pilot team → governance channel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56B9" w14:paraId="009BE28F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7763F" w14:textId="77777777" w:rsidR="00DA56B9" w:rsidRDefault="00000000">
            <w:r>
              <w:rPr>
                <w:sz w:val="20"/>
              </w:rPr>
              <w:t>Channel</w:t>
            </w:r>
          </w:p>
        </w:tc>
        <w:tc>
          <w:tcPr>
            <w:tcW w:w="2880" w:type="dxa"/>
          </w:tcPr>
          <w:p w14:paraId="14604DE5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When</w:t>
            </w:r>
          </w:p>
        </w:tc>
        <w:tc>
          <w:tcPr>
            <w:tcW w:w="2880" w:type="dxa"/>
          </w:tcPr>
          <w:p w14:paraId="4D98F92C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Who</w:t>
            </w:r>
          </w:p>
        </w:tc>
      </w:tr>
      <w:tr w:rsidR="00DA56B9" w14:paraId="6D455E02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F25B1" w14:textId="77777777" w:rsidR="00DA56B9" w:rsidRDefault="00000000">
            <w:r>
              <w:rPr>
                <w:b w:val="0"/>
                <w:sz w:val="20"/>
              </w:rPr>
              <w:t>Pilot team daily stand-up flag</w:t>
            </w:r>
          </w:p>
        </w:tc>
        <w:tc>
          <w:tcPr>
            <w:tcW w:w="2880" w:type="dxa"/>
          </w:tcPr>
          <w:p w14:paraId="3265FBC7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Anything urgent (safety, blocker)</w:t>
            </w:r>
          </w:p>
        </w:tc>
        <w:tc>
          <w:tcPr>
            <w:tcW w:w="2880" w:type="dxa"/>
          </w:tcPr>
          <w:p w14:paraId="0D78C5B5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team members → Pilot Governance Lead via AI Transformation Lead</w:t>
            </w:r>
          </w:p>
        </w:tc>
      </w:tr>
      <w:tr w:rsidR="00DA56B9" w14:paraId="364F7621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3467D8" w14:textId="77777777" w:rsidR="00DA56B9" w:rsidRDefault="00000000">
            <w:r>
              <w:rPr>
                <w:b w:val="0"/>
                <w:sz w:val="20"/>
              </w:rPr>
              <w:t>Weekly report in</w:t>
            </w:r>
          </w:p>
        </w:tc>
        <w:tc>
          <w:tcPr>
            <w:tcW w:w="2880" w:type="dxa"/>
          </w:tcPr>
          <w:p w14:paraId="0A80795A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Mon EOD before Tue governance meeting</w:t>
            </w:r>
          </w:p>
        </w:tc>
        <w:tc>
          <w:tcPr>
            <w:tcW w:w="2880" w:type="dxa"/>
          </w:tcPr>
          <w:p w14:paraId="7DBC27CA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Transformation Lead</w:t>
            </w:r>
          </w:p>
        </w:tc>
      </w:tr>
      <w:tr w:rsidR="00DA56B9" w14:paraId="490624BE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73B2AC" w14:textId="77777777" w:rsidR="00DA56B9" w:rsidRDefault="00000000">
            <w:r>
              <w:rPr>
                <w:b w:val="0"/>
                <w:sz w:val="20"/>
              </w:rPr>
              <w:t>Incident report</w:t>
            </w:r>
          </w:p>
        </w:tc>
        <w:tc>
          <w:tcPr>
            <w:tcW w:w="2880" w:type="dxa"/>
          </w:tcPr>
          <w:p w14:paraId="6E9A2C6D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Within 1 hour of event</w:t>
            </w:r>
          </w:p>
        </w:tc>
        <w:tc>
          <w:tcPr>
            <w:tcW w:w="2880" w:type="dxa"/>
          </w:tcPr>
          <w:p w14:paraId="2BA7376D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team member → AI Transformation Lead → Pilot Governance Lead</w:t>
            </w:r>
          </w:p>
        </w:tc>
      </w:tr>
    </w:tbl>
    <w:p w14:paraId="0BBC6631" w14:textId="77777777" w:rsidR="00DA56B9" w:rsidRDefault="00000000">
      <w:pPr>
        <w:pStyle w:val="Heading2"/>
      </w:pPr>
      <w:r>
        <w:rPr>
          <w:color w:val="0F3460"/>
        </w:rPr>
        <w:t>9. Escalation path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56B9" w14:paraId="11EF2173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A91F1F" w14:textId="77777777" w:rsidR="00DA56B9" w:rsidRDefault="00000000">
            <w:r>
              <w:rPr>
                <w:sz w:val="20"/>
              </w:rPr>
              <w:t>Trigger</w:t>
            </w:r>
          </w:p>
        </w:tc>
        <w:tc>
          <w:tcPr>
            <w:tcW w:w="2160" w:type="dxa"/>
          </w:tcPr>
          <w:p w14:paraId="541BC060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Who notifies</w:t>
            </w:r>
          </w:p>
        </w:tc>
        <w:tc>
          <w:tcPr>
            <w:tcW w:w="2160" w:type="dxa"/>
          </w:tcPr>
          <w:p w14:paraId="47B01417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Who decides</w:t>
            </w:r>
          </w:p>
        </w:tc>
        <w:tc>
          <w:tcPr>
            <w:tcW w:w="2160" w:type="dxa"/>
          </w:tcPr>
          <w:p w14:paraId="48FFA1CD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Within</w:t>
            </w:r>
          </w:p>
        </w:tc>
      </w:tr>
      <w:tr w:rsidR="00DA56B9" w14:paraId="2FF72181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E2E271" w14:textId="77777777" w:rsidR="00DA56B9" w:rsidRDefault="00000000">
            <w:r>
              <w:rPr>
                <w:b w:val="0"/>
                <w:sz w:val="20"/>
              </w:rPr>
              <w:t>Data leak, PII in prompt, case data near-miss</w:t>
            </w:r>
          </w:p>
        </w:tc>
        <w:tc>
          <w:tcPr>
            <w:tcW w:w="2160" w:type="dxa"/>
          </w:tcPr>
          <w:p w14:paraId="2415BC3B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team → AI Transformation Lead → Pilot Governance Lead</w:t>
            </w:r>
          </w:p>
        </w:tc>
        <w:tc>
          <w:tcPr>
            <w:tcW w:w="2160" w:type="dxa"/>
          </w:tcPr>
          <w:p w14:paraId="70E2D93B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CIO</w:t>
            </w:r>
          </w:p>
        </w:tc>
        <w:tc>
          <w:tcPr>
            <w:tcW w:w="2160" w:type="dxa"/>
          </w:tcPr>
          <w:p w14:paraId="49B4964F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hour</w:t>
            </w:r>
          </w:p>
        </w:tc>
      </w:tr>
      <w:tr w:rsidR="00DA56B9" w14:paraId="41AFA8DC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CD0C4F" w14:textId="77777777" w:rsidR="00DA56B9" w:rsidRDefault="00000000">
            <w:r>
              <w:rPr>
                <w:b w:val="0"/>
                <w:sz w:val="20"/>
              </w:rPr>
              <w:t>Tool vendor breach / safety issue</w:t>
            </w:r>
          </w:p>
        </w:tc>
        <w:tc>
          <w:tcPr>
            <w:tcW w:w="2160" w:type="dxa"/>
          </w:tcPr>
          <w:p w14:paraId="735E003F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Transformation Lead → Pilot Governance Lead</w:t>
            </w:r>
          </w:p>
        </w:tc>
        <w:tc>
          <w:tcPr>
            <w:tcW w:w="2160" w:type="dxa"/>
          </w:tcPr>
          <w:p w14:paraId="783C7103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CIO + DoIT</w:t>
            </w:r>
          </w:p>
        </w:tc>
        <w:tc>
          <w:tcPr>
            <w:tcW w:w="2160" w:type="dxa"/>
          </w:tcPr>
          <w:p w14:paraId="41C8714F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 hours</w:t>
            </w:r>
          </w:p>
        </w:tc>
      </w:tr>
      <w:tr w:rsidR="00DA56B9" w14:paraId="0BCBA397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EDCC81" w14:textId="77777777" w:rsidR="00DA56B9" w:rsidRDefault="00000000">
            <w:r>
              <w:rPr>
                <w:b w:val="0"/>
                <w:sz w:val="20"/>
              </w:rPr>
              <w:t>Metric trends significantly wrong (&gt;20% decline)</w:t>
            </w:r>
          </w:p>
        </w:tc>
        <w:tc>
          <w:tcPr>
            <w:tcW w:w="2160" w:type="dxa"/>
          </w:tcPr>
          <w:p w14:paraId="5FCB1667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 Transformation Lead</w:t>
            </w:r>
          </w:p>
        </w:tc>
        <w:tc>
          <w:tcPr>
            <w:tcW w:w="2160" w:type="dxa"/>
          </w:tcPr>
          <w:p w14:paraId="0D274756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Governance Lead → CIO</w:t>
            </w:r>
          </w:p>
        </w:tc>
        <w:tc>
          <w:tcPr>
            <w:tcW w:w="2160" w:type="dxa"/>
          </w:tcPr>
          <w:p w14:paraId="36E86085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Weekly meeting</w:t>
            </w:r>
          </w:p>
        </w:tc>
      </w:tr>
      <w:tr w:rsidR="00DA56B9" w14:paraId="0B38F09E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4F8018" w14:textId="77777777" w:rsidR="00DA56B9" w:rsidRDefault="00000000">
            <w:r>
              <w:rPr>
                <w:b w:val="0"/>
                <w:sz w:val="20"/>
              </w:rPr>
              <w:t>Pilot team resistance / morale issue</w:t>
            </w:r>
          </w:p>
        </w:tc>
        <w:tc>
          <w:tcPr>
            <w:tcW w:w="2160" w:type="dxa"/>
          </w:tcPr>
          <w:p w14:paraId="6AF1E0F3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RTE + pilot team lead → Engagement Director</w:t>
            </w:r>
          </w:p>
        </w:tc>
        <w:tc>
          <w:tcPr>
            <w:tcW w:w="2160" w:type="dxa"/>
          </w:tcPr>
          <w:p w14:paraId="5C4FA803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Pilot Governance Lead + CIO</w:t>
            </w:r>
          </w:p>
        </w:tc>
        <w:tc>
          <w:tcPr>
            <w:tcW w:w="2160" w:type="dxa"/>
          </w:tcPr>
          <w:p w14:paraId="76ED5DEB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Next weekly</w:t>
            </w:r>
          </w:p>
        </w:tc>
      </w:tr>
      <w:tr w:rsidR="00DA56B9" w14:paraId="24A374C3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7394C6" w14:textId="77777777" w:rsidR="00DA56B9" w:rsidRDefault="00000000">
            <w:r>
              <w:rPr>
                <w:b w:val="0"/>
                <w:sz w:val="20"/>
              </w:rPr>
              <w:t>Scope creep request from pilot team</w:t>
            </w:r>
          </w:p>
        </w:tc>
        <w:tc>
          <w:tcPr>
            <w:tcW w:w="2160" w:type="dxa"/>
          </w:tcPr>
          <w:p w14:paraId="471F2C52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team → AI Transformation Lead</w:t>
            </w:r>
          </w:p>
        </w:tc>
        <w:tc>
          <w:tcPr>
            <w:tcW w:w="2160" w:type="dxa"/>
          </w:tcPr>
          <w:p w14:paraId="11F42F11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Governance Lead (CIO if outside authority)</w:t>
            </w:r>
          </w:p>
        </w:tc>
        <w:tc>
          <w:tcPr>
            <w:tcW w:w="2160" w:type="dxa"/>
          </w:tcPr>
          <w:p w14:paraId="5FBE5A84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Next weekly</w:t>
            </w:r>
          </w:p>
        </w:tc>
      </w:tr>
    </w:tbl>
    <w:p w14:paraId="2DC32B84" w14:textId="77777777" w:rsidR="00DA56B9" w:rsidRDefault="00000000">
      <w:pPr>
        <w:pStyle w:val="Heading2"/>
      </w:pPr>
      <w:r>
        <w:rPr>
          <w:color w:val="0F3460"/>
        </w:rPr>
        <w:t>10. End-of-pilot handoff to Phase B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56B9" w14:paraId="28D69AC6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693627" w14:textId="77777777" w:rsidR="00DA56B9" w:rsidRDefault="00000000"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14:paraId="664F4FC8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</w:t>
            </w:r>
          </w:p>
        </w:tc>
        <w:tc>
          <w:tcPr>
            <w:tcW w:w="2880" w:type="dxa"/>
          </w:tcPr>
          <w:p w14:paraId="0BB48ECA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When</w:t>
            </w:r>
          </w:p>
        </w:tc>
      </w:tr>
      <w:tr w:rsidR="00DA56B9" w14:paraId="525F37FA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FC6B08" w14:textId="77777777" w:rsidR="00DA56B9" w:rsidRDefault="00000000">
            <w:r>
              <w:rPr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2DA2E83A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closes; results compiled</w:t>
            </w:r>
          </w:p>
        </w:tc>
        <w:tc>
          <w:tcPr>
            <w:tcW w:w="2880" w:type="dxa"/>
          </w:tcPr>
          <w:p w14:paraId="5DB3B623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~Jul 20</w:t>
            </w:r>
          </w:p>
        </w:tc>
      </w:tr>
      <w:tr w:rsidR="00DA56B9" w14:paraId="15B2F6B7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F354CD" w14:textId="77777777" w:rsidR="00DA56B9" w:rsidRDefault="00000000">
            <w:r>
              <w:rPr>
                <w:b w:val="0"/>
                <w:sz w:val="20"/>
              </w:rPr>
              <w:t>2</w:t>
            </w:r>
          </w:p>
        </w:tc>
        <w:tc>
          <w:tcPr>
            <w:tcW w:w="2880" w:type="dxa"/>
          </w:tcPr>
          <w:p w14:paraId="77091449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Pilot Governance Lead presents pilot results + draft playbooks to Phase B team</w:t>
            </w:r>
          </w:p>
        </w:tc>
        <w:tc>
          <w:tcPr>
            <w:tcW w:w="2880" w:type="dxa"/>
          </w:tcPr>
          <w:p w14:paraId="325C303A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Jul 20 + 1 week</w:t>
            </w:r>
          </w:p>
        </w:tc>
      </w:tr>
      <w:tr w:rsidR="00DA56B9" w14:paraId="10D7C943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AF9590" w14:textId="77777777" w:rsidR="00DA56B9" w:rsidRDefault="00000000">
            <w:r>
              <w:rPr>
                <w:b w:val="0"/>
                <w:sz w:val="20"/>
              </w:rPr>
              <w:t>3</w:t>
            </w:r>
          </w:p>
        </w:tc>
        <w:tc>
          <w:tcPr>
            <w:tcW w:w="2880" w:type="dxa"/>
          </w:tcPr>
          <w:p w14:paraId="240968F1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Phase B reviews / approves / requests revisions on playbooks</w:t>
            </w:r>
          </w:p>
        </w:tc>
        <w:tc>
          <w:tcPr>
            <w:tcW w:w="2880" w:type="dxa"/>
          </w:tcPr>
          <w:p w14:paraId="180B9ECC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First Phase B meeting</w:t>
            </w:r>
          </w:p>
        </w:tc>
      </w:tr>
      <w:tr w:rsidR="00DA56B9" w14:paraId="34FDE448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50B7F4" w14:textId="77777777" w:rsidR="00DA56B9" w:rsidRDefault="00000000">
            <w:r>
              <w:rPr>
                <w:b w:val="0"/>
                <w:sz w:val="20"/>
              </w:rPr>
              <w:t>4</w:t>
            </w:r>
          </w:p>
        </w:tc>
        <w:tc>
          <w:tcPr>
            <w:tcW w:w="2880" w:type="dxa"/>
          </w:tcPr>
          <w:p w14:paraId="50ADD059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Scale plan approved (or revised)</w:t>
            </w:r>
          </w:p>
        </w:tc>
        <w:tc>
          <w:tcPr>
            <w:tcW w:w="2880" w:type="dxa"/>
          </w:tcPr>
          <w:p w14:paraId="371ED5D4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First or second Phase B meeting</w:t>
            </w:r>
          </w:p>
        </w:tc>
      </w:tr>
      <w:tr w:rsidR="00DA56B9" w14:paraId="7F4DB5B2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B75D3" w14:textId="77777777" w:rsidR="00DA56B9" w:rsidRDefault="00000000">
            <w:r>
              <w:rPr>
                <w:b w:val="0"/>
                <w:sz w:val="20"/>
              </w:rPr>
              <w:t>5</w:t>
            </w:r>
          </w:p>
        </w:tc>
        <w:tc>
          <w:tcPr>
            <w:tcW w:w="2880" w:type="dxa"/>
          </w:tcPr>
          <w:p w14:paraId="1D53E710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Scale begins with Phase B oversight</w:t>
            </w:r>
          </w:p>
        </w:tc>
        <w:tc>
          <w:tcPr>
            <w:tcW w:w="2880" w:type="dxa"/>
          </w:tcPr>
          <w:p w14:paraId="36D40843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Next PI</w:t>
            </w:r>
          </w:p>
        </w:tc>
      </w:tr>
    </w:tbl>
    <w:p w14:paraId="6340792E" w14:textId="77777777" w:rsidR="00DA56B9" w:rsidRDefault="00000000">
      <w:r>
        <w:rPr>
          <w:b/>
        </w:rPr>
        <w:t>Key dependency:</w:t>
      </w:r>
      <w:r>
        <w:t xml:space="preserve"> Phase B (full DCFS AI Governance Team) must be seated </w:t>
      </w:r>
      <w:r>
        <w:rPr>
          <w:b/>
        </w:rPr>
        <w:t>by ~Jul 1</w:t>
      </w:r>
      <w:r>
        <w:t xml:space="preserve"> — otherwise scale decisions slip past the pilot window.</w:t>
      </w:r>
    </w:p>
    <w:p w14:paraId="3B75BBF1" w14:textId="77777777" w:rsidR="00DA56B9" w:rsidRDefault="00000000">
      <w:pPr>
        <w:pStyle w:val="Heading2"/>
      </w:pPr>
      <w:r>
        <w:rPr>
          <w:color w:val="0F3460"/>
        </w:rPr>
        <w:lastRenderedPageBreak/>
        <w:t>11. Document artifacts (to be maintained)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56B9" w14:paraId="5CC20022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B7EB69" w14:textId="77777777" w:rsidR="00DA56B9" w:rsidRDefault="00000000">
            <w:r>
              <w:rPr>
                <w:sz w:val="20"/>
              </w:rPr>
              <w:t>Artifact</w:t>
            </w:r>
          </w:p>
        </w:tc>
        <w:tc>
          <w:tcPr>
            <w:tcW w:w="2160" w:type="dxa"/>
          </w:tcPr>
          <w:p w14:paraId="60CEF355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Owner</w:t>
            </w:r>
          </w:p>
        </w:tc>
        <w:tc>
          <w:tcPr>
            <w:tcW w:w="2160" w:type="dxa"/>
          </w:tcPr>
          <w:p w14:paraId="7E59FC0F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Cadence</w:t>
            </w:r>
          </w:p>
        </w:tc>
        <w:tc>
          <w:tcPr>
            <w:tcW w:w="2160" w:type="dxa"/>
          </w:tcPr>
          <w:p w14:paraId="5D27D923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Location</w:t>
            </w:r>
          </w:p>
        </w:tc>
      </w:tr>
      <w:tr w:rsidR="00DA56B9" w14:paraId="4EEDFA43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8C1230" w14:textId="77777777" w:rsidR="00DA56B9" w:rsidRDefault="00000000">
            <w:r>
              <w:rPr>
                <w:b w:val="0"/>
                <w:sz w:val="20"/>
              </w:rPr>
              <w:t>Pilot Governance Charter (this document)</w:t>
            </w:r>
          </w:p>
        </w:tc>
        <w:tc>
          <w:tcPr>
            <w:tcW w:w="2160" w:type="dxa"/>
          </w:tcPr>
          <w:p w14:paraId="2DA27C40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Governance Lead</w:t>
            </w:r>
          </w:p>
        </w:tc>
        <w:tc>
          <w:tcPr>
            <w:tcW w:w="2160" w:type="dxa"/>
          </w:tcPr>
          <w:p w14:paraId="4D8581A9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 needed</w:t>
            </w:r>
          </w:p>
        </w:tc>
        <w:tc>
          <w:tcPr>
            <w:tcW w:w="2160" w:type="dxa"/>
          </w:tcPr>
          <w:p w14:paraId="15CC0524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Teams channel</w:t>
            </w:r>
          </w:p>
        </w:tc>
      </w:tr>
      <w:tr w:rsidR="00DA56B9" w14:paraId="04B9BD9B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A6C16C" w14:textId="77777777" w:rsidR="00DA56B9" w:rsidRDefault="00000000">
            <w:r>
              <w:rPr>
                <w:b w:val="0"/>
                <w:sz w:val="20"/>
              </w:rPr>
              <w:t>Weekly meeting minutes</w:t>
            </w:r>
          </w:p>
        </w:tc>
        <w:tc>
          <w:tcPr>
            <w:tcW w:w="2160" w:type="dxa"/>
          </w:tcPr>
          <w:p w14:paraId="0A5700FD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Pilot Governance Lead</w:t>
            </w:r>
          </w:p>
        </w:tc>
        <w:tc>
          <w:tcPr>
            <w:tcW w:w="2160" w:type="dxa"/>
          </w:tcPr>
          <w:p w14:paraId="46CD9897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Weekly</w:t>
            </w:r>
          </w:p>
        </w:tc>
        <w:tc>
          <w:tcPr>
            <w:tcW w:w="2160" w:type="dxa"/>
          </w:tcPr>
          <w:p w14:paraId="5863B8EA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Teams channel</w:t>
            </w:r>
          </w:p>
        </w:tc>
      </w:tr>
      <w:tr w:rsidR="00DA56B9" w14:paraId="64F46885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B998E" w14:textId="77777777" w:rsidR="00DA56B9" w:rsidRDefault="00000000">
            <w:r>
              <w:rPr>
                <w:b w:val="0"/>
                <w:sz w:val="20"/>
              </w:rPr>
              <w:t>Risk register</w:t>
            </w:r>
          </w:p>
        </w:tc>
        <w:tc>
          <w:tcPr>
            <w:tcW w:w="2160" w:type="dxa"/>
          </w:tcPr>
          <w:p w14:paraId="262EC9E9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 Transformation Lead</w:t>
            </w:r>
          </w:p>
        </w:tc>
        <w:tc>
          <w:tcPr>
            <w:tcW w:w="2160" w:type="dxa"/>
          </w:tcPr>
          <w:p w14:paraId="6C04A3A4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Weekly</w:t>
            </w:r>
          </w:p>
        </w:tc>
        <w:tc>
          <w:tcPr>
            <w:tcW w:w="2160" w:type="dxa"/>
          </w:tcPr>
          <w:p w14:paraId="0906CD08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Internal working document</w:t>
            </w:r>
          </w:p>
        </w:tc>
      </w:tr>
      <w:tr w:rsidR="00DA56B9" w14:paraId="00FC1D53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5AB480" w14:textId="77777777" w:rsidR="00DA56B9" w:rsidRDefault="00000000">
            <w:r>
              <w:rPr>
                <w:b w:val="0"/>
                <w:sz w:val="20"/>
              </w:rPr>
              <w:t>AI tool usage data</w:t>
            </w:r>
          </w:p>
        </w:tc>
        <w:tc>
          <w:tcPr>
            <w:tcW w:w="2160" w:type="dxa"/>
          </w:tcPr>
          <w:p w14:paraId="25CB417B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Transformation Lead</w:t>
            </w:r>
          </w:p>
        </w:tc>
        <w:tc>
          <w:tcPr>
            <w:tcW w:w="2160" w:type="dxa"/>
          </w:tcPr>
          <w:p w14:paraId="019BE141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Weekly</w:t>
            </w:r>
          </w:p>
        </w:tc>
        <w:tc>
          <w:tcPr>
            <w:tcW w:w="2160" w:type="dxa"/>
          </w:tcPr>
          <w:p w14:paraId="541D3EB9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Pulled from tool admin dashboards</w:t>
            </w:r>
          </w:p>
        </w:tc>
      </w:tr>
      <w:tr w:rsidR="00DA56B9" w14:paraId="7846DB81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FD971F" w14:textId="77777777" w:rsidR="00DA56B9" w:rsidRDefault="00000000">
            <w:r>
              <w:rPr>
                <w:b w:val="0"/>
                <w:sz w:val="20"/>
              </w:rPr>
              <w:t>Spot check log</w:t>
            </w:r>
          </w:p>
        </w:tc>
        <w:tc>
          <w:tcPr>
            <w:tcW w:w="2160" w:type="dxa"/>
          </w:tcPr>
          <w:p w14:paraId="359B7347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Pilot Governance Lead</w:t>
            </w:r>
          </w:p>
        </w:tc>
        <w:tc>
          <w:tcPr>
            <w:tcW w:w="2160" w:type="dxa"/>
          </w:tcPr>
          <w:p w14:paraId="27A24921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Weekly</w:t>
            </w:r>
          </w:p>
        </w:tc>
        <w:tc>
          <w:tcPr>
            <w:tcW w:w="2160" w:type="dxa"/>
          </w:tcPr>
          <w:p w14:paraId="17DC44C4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Teams channel</w:t>
            </w:r>
          </w:p>
        </w:tc>
      </w:tr>
      <w:tr w:rsidR="00DA56B9" w14:paraId="081A5429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5FEEEE" w14:textId="77777777" w:rsidR="00DA56B9" w:rsidRDefault="00000000">
            <w:r>
              <w:rPr>
                <w:b w:val="0"/>
                <w:sz w:val="20"/>
              </w:rPr>
              <w:t>Change request register</w:t>
            </w:r>
          </w:p>
        </w:tc>
        <w:tc>
          <w:tcPr>
            <w:tcW w:w="2160" w:type="dxa"/>
          </w:tcPr>
          <w:p w14:paraId="685DFF18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Pilot Governance Lead</w:t>
            </w:r>
          </w:p>
        </w:tc>
        <w:tc>
          <w:tcPr>
            <w:tcW w:w="2160" w:type="dxa"/>
          </w:tcPr>
          <w:p w14:paraId="7910255D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 CR</w:t>
            </w:r>
          </w:p>
        </w:tc>
        <w:tc>
          <w:tcPr>
            <w:tcW w:w="2160" w:type="dxa"/>
          </w:tcPr>
          <w:p w14:paraId="7B766554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Teams channel</w:t>
            </w:r>
          </w:p>
        </w:tc>
      </w:tr>
      <w:tr w:rsidR="00DA56B9" w14:paraId="1A5BB430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1B5A1F" w14:textId="77777777" w:rsidR="00DA56B9" w:rsidRDefault="00000000">
            <w:r>
              <w:rPr>
                <w:b w:val="0"/>
                <w:sz w:val="20"/>
              </w:rPr>
              <w:t>Compliance evidence</w:t>
            </w:r>
          </w:p>
        </w:tc>
        <w:tc>
          <w:tcPr>
            <w:tcW w:w="2160" w:type="dxa"/>
          </w:tcPr>
          <w:p w14:paraId="355D3E10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 Transformation Lead + Pilot Governance Lead</w:t>
            </w:r>
          </w:p>
        </w:tc>
        <w:tc>
          <w:tcPr>
            <w:tcW w:w="2160" w:type="dxa"/>
          </w:tcPr>
          <w:p w14:paraId="5522CDBE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Ongoing</w:t>
            </w:r>
          </w:p>
        </w:tc>
        <w:tc>
          <w:tcPr>
            <w:tcW w:w="2160" w:type="dxa"/>
          </w:tcPr>
          <w:p w14:paraId="333BDB60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Teams channel (shared tab)</w:t>
            </w:r>
          </w:p>
        </w:tc>
      </w:tr>
      <w:tr w:rsidR="00DA56B9" w14:paraId="4DE5E0CD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1C65C3" w14:textId="77777777" w:rsidR="00DA56B9" w:rsidRDefault="00000000">
            <w:r>
              <w:rPr>
                <w:b w:val="0"/>
                <w:sz w:val="20"/>
              </w:rPr>
              <w:t>Metrics dashboard</w:t>
            </w:r>
          </w:p>
        </w:tc>
        <w:tc>
          <w:tcPr>
            <w:tcW w:w="2160" w:type="dxa"/>
          </w:tcPr>
          <w:p w14:paraId="1B78B8E4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Transformation Lead</w:t>
            </w:r>
          </w:p>
        </w:tc>
        <w:tc>
          <w:tcPr>
            <w:tcW w:w="2160" w:type="dxa"/>
          </w:tcPr>
          <w:p w14:paraId="0159CE83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Weekly auto-refresh</w:t>
            </w:r>
          </w:p>
        </w:tc>
        <w:tc>
          <w:tcPr>
            <w:tcW w:w="2160" w:type="dxa"/>
          </w:tcPr>
          <w:p w14:paraId="6D54163C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Dedicated dashboard</w:t>
            </w:r>
          </w:p>
        </w:tc>
      </w:tr>
    </w:tbl>
    <w:p w14:paraId="06EDF829" w14:textId="77777777" w:rsidR="00DA56B9" w:rsidRDefault="00000000">
      <w:pPr>
        <w:pStyle w:val="Heading2"/>
      </w:pPr>
      <w:r>
        <w:rPr>
          <w:color w:val="0F3460"/>
        </w:rPr>
        <w:t>12. Sign-off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A56B9" w14:paraId="0566D5AA" w14:textId="77777777" w:rsidTr="00DA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55EEA5" w14:textId="77777777" w:rsidR="00DA56B9" w:rsidRDefault="00000000">
            <w:r>
              <w:rPr>
                <w:sz w:val="20"/>
              </w:rPr>
              <w:t>Role</w:t>
            </w:r>
          </w:p>
        </w:tc>
        <w:tc>
          <w:tcPr>
            <w:tcW w:w="2160" w:type="dxa"/>
          </w:tcPr>
          <w:p w14:paraId="65B12128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Name</w:t>
            </w:r>
          </w:p>
        </w:tc>
        <w:tc>
          <w:tcPr>
            <w:tcW w:w="2160" w:type="dxa"/>
          </w:tcPr>
          <w:p w14:paraId="5751E70D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Signed</w:t>
            </w:r>
          </w:p>
        </w:tc>
        <w:tc>
          <w:tcPr>
            <w:tcW w:w="2160" w:type="dxa"/>
          </w:tcPr>
          <w:p w14:paraId="7C19D0A9" w14:textId="77777777" w:rsidR="00DA56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DA56B9" w14:paraId="6413406B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1F8E62" w14:textId="77777777" w:rsidR="00DA56B9" w:rsidRDefault="00000000">
            <w:r>
              <w:rPr>
                <w:b w:val="0"/>
                <w:sz w:val="20"/>
              </w:rPr>
              <w:t>Executive Sponsor</w:t>
            </w:r>
          </w:p>
        </w:tc>
        <w:tc>
          <w:tcPr>
            <w:tcW w:w="2160" w:type="dxa"/>
          </w:tcPr>
          <w:p w14:paraId="36A62536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Jim Daugherty (DCFS CIO)</w:t>
            </w:r>
          </w:p>
        </w:tc>
        <w:tc>
          <w:tcPr>
            <w:tcW w:w="2160" w:type="dxa"/>
          </w:tcPr>
          <w:p w14:paraId="1EEE59C4" w14:textId="77777777" w:rsidR="00DA56B9" w:rsidRDefault="00DA5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8F6832E" w14:textId="77777777" w:rsidR="00DA56B9" w:rsidRDefault="00DA5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56B9" w14:paraId="684600EC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9B385D" w14:textId="77777777" w:rsidR="00DA56B9" w:rsidRDefault="00000000">
            <w:r>
              <w:rPr>
                <w:b w:val="0"/>
                <w:sz w:val="20"/>
              </w:rPr>
              <w:t>Interim AI Lead</w:t>
            </w:r>
          </w:p>
        </w:tc>
        <w:tc>
          <w:tcPr>
            <w:tcW w:w="2160" w:type="dxa"/>
          </w:tcPr>
          <w:p w14:paraId="4ACE2C6A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David Nika (Deputy CIO, Data Management)</w:t>
            </w:r>
          </w:p>
        </w:tc>
        <w:tc>
          <w:tcPr>
            <w:tcW w:w="2160" w:type="dxa"/>
          </w:tcPr>
          <w:p w14:paraId="628AB62C" w14:textId="77777777" w:rsidR="00DA56B9" w:rsidRDefault="00DA56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E7BA3C0" w14:textId="77777777" w:rsidR="00DA56B9" w:rsidRDefault="00DA56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56B9" w14:paraId="2AEE2CF0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9E4775" w14:textId="77777777" w:rsidR="00DA56B9" w:rsidRDefault="00000000">
            <w:r>
              <w:rPr>
                <w:b w:val="0"/>
                <w:sz w:val="20"/>
              </w:rPr>
              <w:t>Pilot Governance Lead</w:t>
            </w:r>
          </w:p>
        </w:tc>
        <w:tc>
          <w:tcPr>
            <w:tcW w:w="2160" w:type="dxa"/>
          </w:tcPr>
          <w:p w14:paraId="332838A9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sz w:val="20"/>
              </w:rPr>
              <w:t>DCFS designee — TBD</w:t>
            </w:r>
          </w:p>
        </w:tc>
        <w:tc>
          <w:tcPr>
            <w:tcW w:w="2160" w:type="dxa"/>
          </w:tcPr>
          <w:p w14:paraId="2912671D" w14:textId="77777777" w:rsidR="00DA56B9" w:rsidRDefault="00DA5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20A9475" w14:textId="77777777" w:rsidR="00DA56B9" w:rsidRDefault="00DA5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56B9" w14:paraId="4AF5143D" w14:textId="77777777" w:rsidTr="00DA56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3EC443" w14:textId="77777777" w:rsidR="00DA56B9" w:rsidRDefault="00000000">
            <w:r>
              <w:rPr>
                <w:b w:val="0"/>
                <w:sz w:val="20"/>
              </w:rPr>
              <w:t>Engagement Director</w:t>
            </w:r>
          </w:p>
        </w:tc>
        <w:tc>
          <w:tcPr>
            <w:tcW w:w="2160" w:type="dxa"/>
          </w:tcPr>
          <w:p w14:paraId="18FC0659" w14:textId="77777777" w:rsidR="00DA56B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Emil "Romi" Kovacs (Krasan)</w:t>
            </w:r>
          </w:p>
        </w:tc>
        <w:tc>
          <w:tcPr>
            <w:tcW w:w="2160" w:type="dxa"/>
          </w:tcPr>
          <w:p w14:paraId="178C4D2A" w14:textId="77777777" w:rsidR="00DA56B9" w:rsidRDefault="00DA56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C790D03" w14:textId="77777777" w:rsidR="00DA56B9" w:rsidRDefault="00DA56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A56B9" w14:paraId="39E1B415" w14:textId="77777777" w:rsidTr="00DA5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165495" w14:textId="77777777" w:rsidR="00DA56B9" w:rsidRDefault="00000000">
            <w:r>
              <w:rPr>
                <w:b w:val="0"/>
                <w:sz w:val="20"/>
              </w:rPr>
              <w:t>AI Transformation Lead</w:t>
            </w:r>
          </w:p>
        </w:tc>
        <w:tc>
          <w:tcPr>
            <w:tcW w:w="2160" w:type="dxa"/>
          </w:tcPr>
          <w:p w14:paraId="6EB7AB99" w14:textId="77777777" w:rsidR="00DA56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Vinay Lagisetty (Krasan)</w:t>
            </w:r>
          </w:p>
        </w:tc>
        <w:tc>
          <w:tcPr>
            <w:tcW w:w="2160" w:type="dxa"/>
          </w:tcPr>
          <w:p w14:paraId="173EF3C3" w14:textId="77777777" w:rsidR="00DA56B9" w:rsidRDefault="00DA5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51A37F6" w14:textId="77777777" w:rsidR="00DA56B9" w:rsidRDefault="00DA5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2C649B2" w14:textId="77777777" w:rsidR="00DA56B9" w:rsidRDefault="00000000">
      <w:r>
        <w:rPr>
          <w:i/>
        </w:rPr>
        <w:t>This charter is a working document. Update as pilot operations evolve.</w:t>
      </w:r>
    </w:p>
    <w:sectPr w:rsidR="00DA56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582835">
    <w:abstractNumId w:val="8"/>
  </w:num>
  <w:num w:numId="2" w16cid:durableId="2130587926">
    <w:abstractNumId w:val="6"/>
  </w:num>
  <w:num w:numId="3" w16cid:durableId="214897350">
    <w:abstractNumId w:val="5"/>
  </w:num>
  <w:num w:numId="4" w16cid:durableId="46338025">
    <w:abstractNumId w:val="4"/>
  </w:num>
  <w:num w:numId="5" w16cid:durableId="1209758044">
    <w:abstractNumId w:val="7"/>
  </w:num>
  <w:num w:numId="6" w16cid:durableId="666370580">
    <w:abstractNumId w:val="3"/>
  </w:num>
  <w:num w:numId="7" w16cid:durableId="68894613">
    <w:abstractNumId w:val="2"/>
  </w:num>
  <w:num w:numId="8" w16cid:durableId="1050495985">
    <w:abstractNumId w:val="1"/>
  </w:num>
  <w:num w:numId="9" w16cid:durableId="19358988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ffrey Lobo">
    <w15:presenceInfo w15:providerId="AD" w15:userId="S::Jeffrey.Lobo@krasanconsulting.com::1c00e8da-9577-4c6e-b852-bb35bd3f142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8FA"/>
    <w:rsid w:val="00AA1D8D"/>
    <w:rsid w:val="00B35EF3"/>
    <w:rsid w:val="00B47730"/>
    <w:rsid w:val="00BD4500"/>
    <w:rsid w:val="00C07D65"/>
    <w:rsid w:val="00CB0664"/>
    <w:rsid w:val="00DA56B9"/>
    <w:rsid w:val="00DF4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F64BB"/>
  <w14:defaultImageDpi w14:val="300"/>
  <w15:docId w15:val="{CCF76EC3-1D7B-4B90-8319-3FB6F431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BD4500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1413</Words>
  <Characters>8058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Lobo</cp:lastModifiedBy>
  <cp:revision>5</cp:revision>
  <dcterms:created xsi:type="dcterms:W3CDTF">2013-12-23T23:15:00Z</dcterms:created>
  <dcterms:modified xsi:type="dcterms:W3CDTF">2026-04-24T14:57:00Z</dcterms:modified>
  <cp:category/>
</cp:coreProperties>
</file>